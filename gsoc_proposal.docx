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388" w:rsidRDefault="008567F3">
      <w:pPr>
        <w:shd w:val="clear" w:color="auto" w:fill="1A6B3C"/>
        <w:spacing w:before="280" w:after="60"/>
        <w:jc w:val="center"/>
      </w:pPr>
      <w:proofErr w:type="spellStart"/>
      <w:r>
        <w:rPr>
          <w:color w:val="AADDBB"/>
          <w:sz w:val="20"/>
          <w:szCs w:val="20"/>
        </w:rPr>
        <w:t>GSoC</w:t>
      </w:r>
      <w:proofErr w:type="spellEnd"/>
      <w:r>
        <w:rPr>
          <w:color w:val="AADDBB"/>
          <w:sz w:val="20"/>
          <w:szCs w:val="20"/>
        </w:rPr>
        <w:t xml:space="preserve"> 202</w:t>
      </w:r>
      <w:r>
        <w:rPr>
          <w:color w:val="AADDBB"/>
          <w:sz w:val="20"/>
          <w:szCs w:val="20"/>
        </w:rPr>
        <w:t>6</w:t>
      </w:r>
      <w:r>
        <w:rPr>
          <w:color w:val="AADDBB"/>
          <w:sz w:val="20"/>
          <w:szCs w:val="20"/>
        </w:rPr>
        <w:t xml:space="preserve"> Project Proposal</w:t>
      </w:r>
    </w:p>
    <w:p w:rsidR="003E3388" w:rsidRDefault="008567F3">
      <w:pPr>
        <w:shd w:val="clear" w:color="auto" w:fill="1A6B3C"/>
        <w:jc w:val="center"/>
      </w:pPr>
      <w:r>
        <w:rPr>
          <w:b/>
          <w:bCs/>
          <w:color w:val="FFFFFF"/>
          <w:sz w:val="36"/>
          <w:szCs w:val="36"/>
        </w:rPr>
        <w:t>GPU Motion-Adaptive Frame Interpolation</w:t>
      </w:r>
    </w:p>
    <w:p w:rsidR="003E3388" w:rsidRDefault="008567F3">
      <w:pPr>
        <w:shd w:val="clear" w:color="auto" w:fill="1A6B3C"/>
        <w:spacing w:after="80"/>
        <w:jc w:val="center"/>
      </w:pPr>
      <w:r>
        <w:rPr>
          <w:color w:val="F4A50A"/>
        </w:rPr>
        <w:t xml:space="preserve">GLSL Compute </w:t>
      </w:r>
      <w:proofErr w:type="spellStart"/>
      <w:r>
        <w:rPr>
          <w:color w:val="F4A50A"/>
        </w:rPr>
        <w:t>Shaders</w:t>
      </w:r>
      <w:proofErr w:type="spellEnd"/>
      <w:r>
        <w:rPr>
          <w:color w:val="F4A50A"/>
        </w:rPr>
        <w:t xml:space="preserve"> · </w:t>
      </w:r>
      <w:proofErr w:type="spellStart"/>
      <w:r>
        <w:rPr>
          <w:color w:val="F4A50A"/>
        </w:rPr>
        <w:t>Vulkan</w:t>
      </w:r>
      <w:proofErr w:type="spellEnd"/>
      <w:r>
        <w:rPr>
          <w:color w:val="F4A50A"/>
        </w:rPr>
        <w:t xml:space="preserve"> 1.2 · </w:t>
      </w:r>
      <w:proofErr w:type="spellStart"/>
      <w:r>
        <w:rPr>
          <w:color w:val="F4A50A"/>
        </w:rPr>
        <w:t>MAnalyze</w:t>
      </w:r>
      <w:proofErr w:type="spellEnd"/>
      <w:r>
        <w:rPr>
          <w:color w:val="F4A50A"/>
        </w:rPr>
        <w:t xml:space="preserve"> + </w:t>
      </w:r>
      <w:proofErr w:type="spellStart"/>
      <w:r>
        <w:rPr>
          <w:color w:val="F4A50A"/>
        </w:rPr>
        <w:t>MFlowFps</w:t>
      </w:r>
      <w:proofErr w:type="spellEnd"/>
    </w:p>
    <w:p w:rsidR="003E3388" w:rsidRDefault="008567F3">
      <w:pPr>
        <w:shd w:val="clear" w:color="auto" w:fill="0D4A2A"/>
        <w:spacing w:before="80"/>
        <w:jc w:val="center"/>
      </w:pPr>
      <w:r>
        <w:rPr>
          <w:color w:val="AADDBB"/>
          <w:sz w:val="20"/>
          <w:szCs w:val="20"/>
        </w:rPr>
        <w:t xml:space="preserve">Applicant: </w:t>
      </w:r>
      <w:r>
        <w:rPr>
          <w:b/>
          <w:bCs/>
          <w:color w:val="FFFFFF"/>
          <w:sz w:val="20"/>
          <w:szCs w:val="20"/>
        </w:rPr>
        <w:t>ADIRAJ J.PATIL</w:t>
      </w:r>
      <w:r>
        <w:rPr>
          <w:color w:val="AADDBB"/>
          <w:sz w:val="20"/>
          <w:szCs w:val="20"/>
        </w:rPr>
        <w:t xml:space="preserve">   ·   Email: </w:t>
      </w:r>
      <w:r>
        <w:rPr>
          <w:b/>
          <w:bCs/>
          <w:color w:val="FFFFFF"/>
          <w:sz w:val="20"/>
          <w:szCs w:val="20"/>
        </w:rPr>
        <w:t>adirajpatil007@gmail.com</w:t>
      </w:r>
    </w:p>
    <w:p w:rsidR="003E3388" w:rsidRDefault="008567F3">
      <w:pPr>
        <w:shd w:val="clear" w:color="auto" w:fill="0D4A2A"/>
        <w:spacing w:after="280"/>
        <w:jc w:val="center"/>
      </w:pPr>
      <w:proofErr w:type="spellStart"/>
      <w:r>
        <w:rPr>
          <w:color w:val="AADDBB"/>
          <w:sz w:val="20"/>
          <w:szCs w:val="20"/>
        </w:rPr>
        <w:t>GitHub</w:t>
      </w:r>
      <w:proofErr w:type="spellEnd"/>
      <w:r>
        <w:rPr>
          <w:color w:val="AADDBB"/>
          <w:sz w:val="20"/>
          <w:szCs w:val="20"/>
        </w:rPr>
        <w:t xml:space="preserve">: </w:t>
      </w:r>
      <w:r>
        <w:rPr>
          <w:b/>
          <w:bCs/>
          <w:color w:val="FFFFFF"/>
          <w:sz w:val="20"/>
          <w:szCs w:val="20"/>
        </w:rPr>
        <w:t>https://github.com/</w:t>
      </w:r>
      <w:proofErr w:type="gramStart"/>
      <w:r>
        <w:rPr>
          <w:b/>
          <w:bCs/>
          <w:color w:val="FFFFFF"/>
          <w:sz w:val="20"/>
          <w:szCs w:val="20"/>
        </w:rPr>
        <w:t>SamHack19</w:t>
      </w:r>
      <w:r>
        <w:rPr>
          <w:color w:val="AADDBB"/>
          <w:sz w:val="20"/>
          <w:szCs w:val="20"/>
        </w:rPr>
        <w:t xml:space="preserve">  ·</w:t>
      </w:r>
      <w:proofErr w:type="gramEnd"/>
      <w:r>
        <w:rPr>
          <w:color w:val="AADDBB"/>
          <w:sz w:val="20"/>
          <w:szCs w:val="20"/>
        </w:rPr>
        <w:t xml:space="preserve">   Submitted: February 202</w:t>
      </w:r>
      <w:r>
        <w:rPr>
          <w:color w:val="AADDBB"/>
          <w:sz w:val="20"/>
          <w:szCs w:val="20"/>
        </w:rPr>
        <w:t>6</w:t>
      </w:r>
    </w:p>
    <w:p w:rsidR="003E3388" w:rsidRDefault="008567F3">
      <w:pPr>
        <w:pStyle w:val="Heading1"/>
        <w:pBdr>
          <w:bottom w:val="single" w:sz="8" w:space="4" w:color="F4A50A"/>
        </w:pBdr>
      </w:pPr>
      <w:r>
        <w:t>1. Executive Summary</w:t>
      </w:r>
    </w:p>
    <w:p w:rsidR="003E3388" w:rsidRDefault="008567F3">
      <w:pPr>
        <w:spacing w:before="60" w:after="100"/>
      </w:pPr>
      <w:r>
        <w:t xml:space="preserve">This proposal describes the design and implementation plan for GPU-accelerated motion-adaptive frame interpolation, targeting </w:t>
      </w:r>
      <w:proofErr w:type="spellStart"/>
      <w:r>
        <w:t>GSoC</w:t>
      </w:r>
      <w:proofErr w:type="spellEnd"/>
      <w:r>
        <w:t xml:space="preserve"> 2025. The project re-implements the core algorithms of </w:t>
      </w:r>
      <w:proofErr w:type="spellStart"/>
      <w:r>
        <w:t>MVTools</w:t>
      </w:r>
      <w:proofErr w:type="spellEnd"/>
      <w:r>
        <w:t xml:space="preserve"> (</w:t>
      </w:r>
      <w:proofErr w:type="spellStart"/>
      <w:r>
        <w:t>MAnalyse</w:t>
      </w:r>
      <w:proofErr w:type="spellEnd"/>
      <w:r>
        <w:t xml:space="preserve"> and </w:t>
      </w:r>
      <w:proofErr w:type="spellStart"/>
      <w:r>
        <w:t>MFlowFps</w:t>
      </w:r>
      <w:proofErr w:type="spellEnd"/>
      <w:r>
        <w:t xml:space="preserve">) as GLSL compute </w:t>
      </w:r>
      <w:proofErr w:type="spellStart"/>
      <w:r>
        <w:t>s</w:t>
      </w:r>
      <w:r>
        <w:t>haders</w:t>
      </w:r>
      <w:proofErr w:type="spellEnd"/>
      <w:r>
        <w:t xml:space="preserve"> running on </w:t>
      </w:r>
      <w:proofErr w:type="spellStart"/>
      <w:r>
        <w:t>Vulkan</w:t>
      </w:r>
      <w:proofErr w:type="spellEnd"/>
      <w:r>
        <w:t xml:space="preserve"> 1.2, enabling real-time or near-real-time frame rate up-conversion on commodity GPUs.</w:t>
      </w:r>
    </w:p>
    <w:p w:rsidR="003E3388" w:rsidRDefault="008567F3">
      <w:pPr>
        <w:spacing w:before="60" w:after="100"/>
      </w:pPr>
      <w:r>
        <w:t xml:space="preserve">The implementation is broken into two parallel sub-goals: (1) the motion vector search pipeline, mirroring </w:t>
      </w:r>
      <w:proofErr w:type="spellStart"/>
      <w:r>
        <w:t>MAnalyse's</w:t>
      </w:r>
      <w:proofErr w:type="spellEnd"/>
      <w:r>
        <w:t xml:space="preserve"> hierarchical block matching</w:t>
      </w:r>
      <w:r>
        <w:t xml:space="preserve"> with SAD/SATD cost functions and diamond search refinement; and (2) the pixel flow and masking pipeline, mirroring </w:t>
      </w:r>
      <w:proofErr w:type="spellStart"/>
      <w:r>
        <w:t>MFlowFps's</w:t>
      </w:r>
      <w:proofErr w:type="spellEnd"/>
      <w:r>
        <w:t xml:space="preserve"> forward/backward warp with occlusion detection and </w:t>
      </w:r>
      <w:proofErr w:type="spellStart"/>
      <w:r>
        <w:t>Hann</w:t>
      </w:r>
      <w:proofErr w:type="spellEnd"/>
      <w:r>
        <w:t>-window blending.</w:t>
      </w:r>
    </w:p>
    <w:p w:rsidR="003E3388" w:rsidRDefault="003E3388">
      <w:pPr>
        <w:spacing w:after="60"/>
      </w:pPr>
    </w:p>
    <w:p w:rsidR="003E3388" w:rsidRDefault="008567F3">
      <w:pPr>
        <w:pStyle w:val="Heading1"/>
        <w:pBdr>
          <w:bottom w:val="single" w:sz="8" w:space="4" w:color="F4A50A"/>
        </w:pBdr>
      </w:pPr>
      <w:r>
        <w:t>2. Background &amp; Motivation</w:t>
      </w:r>
    </w:p>
    <w:p w:rsidR="003E3388" w:rsidRDefault="008567F3">
      <w:pPr>
        <w:pStyle w:val="Heading2"/>
      </w:pPr>
      <w:proofErr w:type="gramStart"/>
      <w:r>
        <w:t>2.1  What</w:t>
      </w:r>
      <w:proofErr w:type="gramEnd"/>
      <w:r>
        <w:t xml:space="preserve"> </w:t>
      </w:r>
      <w:proofErr w:type="spellStart"/>
      <w:r>
        <w:t>MVTools</w:t>
      </w:r>
      <w:proofErr w:type="spellEnd"/>
      <w:r>
        <w:t xml:space="preserve"> does</w:t>
      </w:r>
    </w:p>
    <w:p w:rsidR="003E3388" w:rsidRDefault="008567F3">
      <w:pPr>
        <w:spacing w:before="60" w:after="100"/>
      </w:pPr>
      <w:proofErr w:type="spellStart"/>
      <w:r>
        <w:t>MVToo</w:t>
      </w:r>
      <w:r>
        <w:t>ls</w:t>
      </w:r>
      <w:proofErr w:type="spellEnd"/>
      <w:r>
        <w:t xml:space="preserve"> is a widely-used </w:t>
      </w:r>
      <w:proofErr w:type="spellStart"/>
      <w:r>
        <w:t>AviSynth</w:t>
      </w:r>
      <w:proofErr w:type="spellEnd"/>
      <w:r>
        <w:t>/</w:t>
      </w:r>
      <w:proofErr w:type="spellStart"/>
      <w:r>
        <w:t>VapourSynth</w:t>
      </w:r>
      <w:proofErr w:type="spellEnd"/>
      <w:r>
        <w:t xml:space="preserve"> plugin for motion estimation and frame interpolation. Its two key components are: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proofErr w:type="spellStart"/>
      <w:r>
        <w:t>MAnalyse</w:t>
      </w:r>
      <w:proofErr w:type="spellEnd"/>
      <w:r>
        <w:t xml:space="preserve"> — exhaustive block matching with sub-pixel refinement to produce dense motion vector fields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sdt>
        <w:sdtPr>
          <w:tag w:val="goog_rdk_0"/>
          <w:id w:val="144577351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</w:rPr>
            <w:t>MFlowFps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— uses those vectors to synthesize intermediate frames by warping pixels from the source frames to a target time t ∈ (0, 1)</w:t>
          </w:r>
        </w:sdtContent>
      </w:sdt>
    </w:p>
    <w:p w:rsidR="003E3388" w:rsidRDefault="008567F3">
      <w:pPr>
        <w:spacing w:before="60" w:after="100"/>
      </w:pPr>
      <w:r>
        <w:t xml:space="preserve">Both components are highly optimized CPU code (SIMD </w:t>
      </w:r>
      <w:proofErr w:type="spellStart"/>
      <w:r>
        <w:t>intrinsics</w:t>
      </w:r>
      <w:proofErr w:type="spellEnd"/>
      <w:r>
        <w:t xml:space="preserve">, SSE2/AVX2) but are inherently </w:t>
      </w:r>
      <w:proofErr w:type="gramStart"/>
      <w:r>
        <w:t>serial</w:t>
      </w:r>
      <w:proofErr w:type="gramEnd"/>
      <w:r>
        <w:t xml:space="preserve"> per-frame and do not</w:t>
      </w:r>
      <w:r>
        <w:t xml:space="preserve"> exploit GPU parallelism.</w:t>
      </w:r>
    </w:p>
    <w:p w:rsidR="003E3388" w:rsidRDefault="008567F3">
      <w:pPr>
        <w:pStyle w:val="Heading2"/>
      </w:pPr>
      <w:proofErr w:type="gramStart"/>
      <w:r>
        <w:t>2.2  Why</w:t>
      </w:r>
      <w:proofErr w:type="gramEnd"/>
      <w:r>
        <w:t xml:space="preserve"> GPU?</w:t>
      </w:r>
    </w:p>
    <w:p w:rsidR="003E3388" w:rsidRDefault="008567F3">
      <w:pPr>
        <w:spacing w:before="60" w:after="100"/>
      </w:pPr>
      <w:r>
        <w:t>Block matching is embarrassingly parallel: each block is independent, each candidate within a block is independent. A modern GPU can evaluate thousands of SAD candidates simultaneously, making GPU acceleration a natu</w:t>
      </w:r>
      <w:r>
        <w:t>ral fit. For 1080p with 8×8 blocks, there are ~32,000 independent block-matching problems per frame pair. Modern integrated and discrete GPUs can dispatch all 32,000 workgroups in a single command buffer submission.</w:t>
      </w:r>
    </w:p>
    <w:p w:rsidR="003E3388" w:rsidRDefault="003E3388">
      <w:pPr>
        <w:spacing w:after="60"/>
      </w:pPr>
    </w:p>
    <w:p w:rsidR="003E3388" w:rsidRDefault="008567F3">
      <w:pPr>
        <w:pStyle w:val="Heading1"/>
        <w:pBdr>
          <w:bottom w:val="single" w:sz="8" w:space="4" w:color="F4A50A"/>
        </w:pBdr>
      </w:pPr>
      <w:r>
        <w:t>3. Technical Approach</w:t>
      </w:r>
    </w:p>
    <w:p w:rsidR="003E3388" w:rsidRDefault="008567F3">
      <w:pPr>
        <w:pStyle w:val="Heading2"/>
      </w:pPr>
      <w:proofErr w:type="gramStart"/>
      <w:r>
        <w:t xml:space="preserve">3.1  </w:t>
      </w:r>
      <w:proofErr w:type="spellStart"/>
      <w:r>
        <w:t>MAnalyze</w:t>
      </w:r>
      <w:proofErr w:type="spellEnd"/>
      <w:proofErr w:type="gramEnd"/>
      <w:r>
        <w:t xml:space="preserve"> — M</w:t>
      </w:r>
      <w:r>
        <w:t>otion Vector Search</w:t>
      </w:r>
    </w:p>
    <w:p w:rsidR="003E3388" w:rsidRDefault="008567F3">
      <w:pPr>
        <w:spacing w:before="60" w:after="100"/>
      </w:pPr>
      <w:r>
        <w:t xml:space="preserve">Each </w:t>
      </w:r>
      <w:proofErr w:type="spellStart"/>
      <w:r>
        <w:t>Vulkan</w:t>
      </w:r>
      <w:proofErr w:type="spellEnd"/>
      <w:r>
        <w:t xml:space="preserve"> workgroup handles exactly one block. The algorithm within a workgroup proceeds as:</w:t>
      </w:r>
    </w:p>
    <w:p w:rsidR="003E3388" w:rsidRDefault="008567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50"/>
      </w:pPr>
      <w:r>
        <w:rPr>
          <w:b/>
          <w:bCs/>
          <w:color w:val="1A6B3C"/>
          <w:sz w:val="21"/>
          <w:szCs w:val="21"/>
        </w:rPr>
        <w:lastRenderedPageBreak/>
        <w:t>Shared memory load</w:t>
      </w:r>
      <w:r>
        <w:rPr>
          <w:sz w:val="21"/>
          <w:szCs w:val="21"/>
        </w:rPr>
        <w:t>: All threads cooperatively load the reference search window (BLOCK_SIZE + 2×SEARCH_RANGE</w:t>
      </w:r>
      <w:proofErr w:type="gramStart"/>
      <w:r>
        <w:rPr>
          <w:sz w:val="21"/>
          <w:szCs w:val="21"/>
        </w:rPr>
        <w:t>)²</w:t>
      </w:r>
      <w:proofErr w:type="gramEnd"/>
      <w:r>
        <w:rPr>
          <w:sz w:val="21"/>
          <w:szCs w:val="21"/>
        </w:rPr>
        <w:t xml:space="preserve"> into LDS (Local Data Share), am</w:t>
      </w:r>
      <w:r>
        <w:rPr>
          <w:sz w:val="21"/>
          <w:szCs w:val="21"/>
        </w:rPr>
        <w:t>ortizing texture bandwidth across the workgroup.</w:t>
      </w:r>
    </w:p>
    <w:p w:rsidR="003E3388" w:rsidRDefault="008567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50"/>
      </w:pPr>
      <w:r>
        <w:rPr>
          <w:b/>
          <w:bCs/>
          <w:color w:val="1A6B3C"/>
          <w:sz w:val="21"/>
          <w:szCs w:val="21"/>
        </w:rPr>
        <w:t>Parallel exhaustive scan</w:t>
      </w:r>
      <w:r>
        <w:rPr>
          <w:sz w:val="21"/>
          <w:szCs w:val="21"/>
        </w:rPr>
        <w:t>: Threads stripe across all (2R+1)² candidates. Each thread computes a SAD or SATD cost plus a motion cost penalty λ|mv|².</w:t>
      </w:r>
    </w:p>
    <w:p w:rsidR="003E3388" w:rsidRDefault="008567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50"/>
      </w:pPr>
      <w:r>
        <w:rPr>
          <w:b/>
          <w:bCs/>
          <w:color w:val="1A6B3C"/>
          <w:sz w:val="21"/>
          <w:szCs w:val="21"/>
        </w:rPr>
        <w:t>Parallel reduction</w:t>
      </w:r>
      <w:r>
        <w:rPr>
          <w:sz w:val="21"/>
          <w:szCs w:val="21"/>
        </w:rPr>
        <w:t xml:space="preserve">: Tree reduction in LDS to find the single best (cost, dx, </w:t>
      </w:r>
      <w:proofErr w:type="spellStart"/>
      <w:proofErr w:type="gramStart"/>
      <w:r>
        <w:rPr>
          <w:sz w:val="21"/>
          <w:szCs w:val="21"/>
        </w:rPr>
        <w:t>dy</w:t>
      </w:r>
      <w:proofErr w:type="spellEnd"/>
      <w:proofErr w:type="gramEnd"/>
      <w:r>
        <w:rPr>
          <w:sz w:val="21"/>
          <w:szCs w:val="21"/>
        </w:rPr>
        <w:t>) across all candidates.</w:t>
      </w:r>
    </w:p>
    <w:p w:rsidR="003E3388" w:rsidRDefault="008567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50"/>
      </w:pPr>
      <w:r>
        <w:rPr>
          <w:b/>
          <w:bCs/>
          <w:color w:val="1A6B3C"/>
          <w:sz w:val="21"/>
          <w:szCs w:val="21"/>
        </w:rPr>
        <w:t>Diamond search refinement</w:t>
      </w:r>
      <w:r>
        <w:rPr>
          <w:sz w:val="21"/>
          <w:szCs w:val="21"/>
        </w:rPr>
        <w:t xml:space="preserve">: Thread 0 runs </w:t>
      </w:r>
      <w:sdt>
        <w:sdtPr>
          <w:tag w:val="goog_rdk_1"/>
          <w:id w:val="-1461789238"/>
        </w:sdtPr>
        <w:sdtEndPr/>
        <w:sdtContent>
          <w:sdt>
            <w:sdtPr>
              <w:tag w:val="goog_rdk_2"/>
              <w:id w:val="1144019869"/>
            </w:sdtPr>
            <w:sdtEndPr/>
            <w:sdtContent>
              <w:ins w:id="0" w:author="Movies" w:date="2026-02-23T16:33:00Z">
                <w:r>
                  <w:rPr>
                    <w:sz w:val="21"/>
                    <w:szCs w:val="21"/>
                  </w:rPr>
                  <w:t xml:space="preserve">a </w:t>
                </w:r>
              </w:ins>
            </w:sdtContent>
          </w:sdt>
        </w:sdtContent>
      </w:sdt>
      <w:r>
        <w:rPr>
          <w:sz w:val="21"/>
          <w:szCs w:val="21"/>
        </w:rPr>
        <w:t>large (8-point) then small (4-point) diamond search around the best exhaustive result, iterating until convergence.</w:t>
      </w:r>
    </w:p>
    <w:p w:rsidR="003E3388" w:rsidRDefault="008567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50"/>
      </w:pPr>
      <w:r>
        <w:rPr>
          <w:b/>
          <w:bCs/>
          <w:color w:val="1A6B3C"/>
          <w:sz w:val="21"/>
          <w:szCs w:val="21"/>
        </w:rPr>
        <w:t>Half-pi</w:t>
      </w:r>
      <w:r>
        <w:rPr>
          <w:b/>
          <w:bCs/>
          <w:color w:val="1A6B3C"/>
          <w:sz w:val="21"/>
          <w:szCs w:val="21"/>
        </w:rPr>
        <w:t>xel refinement</w:t>
      </w:r>
      <w:r>
        <w:rPr>
          <w:sz w:val="21"/>
          <w:szCs w:val="21"/>
        </w:rPr>
        <w:t>: Optional: hardware bilinear filtering evaluates 8 half-</w:t>
      </w:r>
      <w:proofErr w:type="spellStart"/>
      <w:r>
        <w:rPr>
          <w:sz w:val="21"/>
          <w:szCs w:val="21"/>
        </w:rPr>
        <w:t>pel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neighbours</w:t>
      </w:r>
      <w:proofErr w:type="spellEnd"/>
      <w:r>
        <w:rPr>
          <w:sz w:val="21"/>
          <w:szCs w:val="21"/>
        </w:rPr>
        <w:t>, improving accuracy with minimal overhead.</w:t>
      </w:r>
    </w:p>
    <w:p w:rsidR="003E3388" w:rsidRDefault="003E3388">
      <w:pPr>
        <w:spacing w:after="80"/>
      </w:pPr>
    </w:p>
    <w:p w:rsidR="003E3388" w:rsidRDefault="008567F3">
      <w:pPr>
        <w:spacing w:before="60" w:after="100"/>
      </w:pPr>
      <w:r>
        <w:t xml:space="preserve">Hierarchical ME is achieved by dispatching the analyze </w:t>
      </w:r>
      <w:proofErr w:type="spellStart"/>
      <w:r>
        <w:t>shader</w:t>
      </w:r>
      <w:proofErr w:type="spellEnd"/>
      <w:r>
        <w:t xml:space="preserve"> coarse-to-fine across an image pyramid built by </w:t>
      </w:r>
      <w:proofErr w:type="spellStart"/>
      <w:r>
        <w:t>pyramid_downsample.glsl</w:t>
      </w:r>
      <w:proofErr w:type="spellEnd"/>
      <w:r>
        <w:t xml:space="preserve"> (5-tap Gaussian). MVs from each coarser level are </w:t>
      </w:r>
      <w:proofErr w:type="spellStart"/>
      <w:r>
        <w:t>upscaled</w:t>
      </w:r>
      <w:proofErr w:type="spellEnd"/>
      <w:r>
        <w:t xml:space="preserve"> by </w:t>
      </w:r>
      <w:proofErr w:type="spellStart"/>
      <w:r>
        <w:t>mv_upsample.glsl</w:t>
      </w:r>
      <w:proofErr w:type="spellEnd"/>
      <w:r>
        <w:t xml:space="preserve"> to serve as predictors at the finer level.</w:t>
      </w:r>
    </w:p>
    <w:p w:rsidR="003E3388" w:rsidRDefault="003E3388">
      <w:pPr>
        <w:spacing w:after="60"/>
      </w:pPr>
    </w:p>
    <w:p w:rsidR="003E3388" w:rsidRDefault="008567F3">
      <w:pPr>
        <w:pBdr>
          <w:left w:val="single" w:sz="12" w:space="8" w:color="2E8B57"/>
        </w:pBd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// Specialization constants — set at pipeline creation, no runtime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branchinglayout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constant_id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0)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BLOCK_SIZE   = 8;layout(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constant_id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1)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SEARCH_RANGE = 16;layout(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constant_id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= 3)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USE_SATD     =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true;layout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constant_id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= 4)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SUBPEL       = true;</w:t>
      </w:r>
    </w:p>
    <w:p w:rsidR="003E3388" w:rsidRDefault="003E3388">
      <w:pPr>
        <w:spacing w:after="60"/>
      </w:pPr>
    </w:p>
    <w:p w:rsidR="003E3388" w:rsidRDefault="008567F3">
      <w:pPr>
        <w:pStyle w:val="Heading2"/>
      </w:pPr>
      <w:proofErr w:type="gramStart"/>
      <w:r>
        <w:t xml:space="preserve">3.2  </w:t>
      </w:r>
      <w:proofErr w:type="spellStart"/>
      <w:r>
        <w:t>MFlowFps</w:t>
      </w:r>
      <w:proofErr w:type="spellEnd"/>
      <w:proofErr w:type="gramEnd"/>
      <w:r>
        <w:t xml:space="preserve"> — Pixel Flow &amp; Frame Interpolation</w:t>
      </w:r>
    </w:p>
    <w:p w:rsidR="003E3388" w:rsidRDefault="008567F3">
      <w:pPr>
        <w:spacing w:before="60" w:after="100"/>
      </w:pPr>
      <w:r>
        <w:t>Frame interpolation at time t proceeds in two compute passes:</w:t>
      </w:r>
    </w:p>
    <w:p w:rsidR="003E3388" w:rsidRDefault="008567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50"/>
      </w:pPr>
      <w:r>
        <w:rPr>
          <w:b/>
          <w:bCs/>
          <w:color w:val="1A6B3C"/>
          <w:sz w:val="21"/>
          <w:szCs w:val="21"/>
        </w:rPr>
        <w:t>Pass A — Pixel Splat</w:t>
      </w:r>
      <w:sdt>
        <w:sdtPr>
          <w:tag w:val="goog_rdk_3"/>
          <w:id w:val="-1515147007"/>
        </w:sdtPr>
        <w:sdtEndPr/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>: Each source pixel computes its destination at time t (</w:t>
          </w:r>
          <w:proofErr w:type="spell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fwd</w:t>
          </w:r>
          <w:proofErr w:type="spell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px</w:t>
          </w:r>
          <w:proofErr w:type="spell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 + </w:t>
          </w:r>
          <w:proofErr w:type="spell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mv×t</w:t>
          </w:r>
          <w:proofErr w:type="spell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; </w:t>
          </w:r>
          <w:proofErr w:type="spell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bwd</w:t>
          </w:r>
          <w:proofErr w:type="spell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px</w:t>
          </w:r>
          <w:proofErr w:type="spell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 − mv</w:t>
          </w:r>
          <w:proofErr w:type="gram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×(</w:t>
          </w:r>
          <w:proofErr w:type="gram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1</w:t>
          </w:r>
          <w:r>
            <w:rPr>
              <w:rFonts w:ascii="Arial Unicode MS" w:eastAsia="Arial Unicode MS" w:hAnsi="Arial Unicode MS" w:cs="Arial Unicode MS"/>
              <w:sz w:val="21"/>
              <w:szCs w:val="21"/>
            </w:rPr>
            <w:t>−</w:t>
          </w:r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t)) and atomically accumulates color + </w:t>
          </w:r>
          <w:proofErr w:type="spell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Hann</w:t>
          </w:r>
          <w:proofErr w:type="spell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 weight into rgba32f accumulation images.</w:t>
          </w:r>
        </w:sdtContent>
      </w:sdt>
    </w:p>
    <w:p w:rsidR="003E3388" w:rsidRDefault="008567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50"/>
      </w:pPr>
      <w:r>
        <w:rPr>
          <w:b/>
          <w:bCs/>
          <w:color w:val="1A6B3C"/>
          <w:sz w:val="21"/>
          <w:szCs w:val="21"/>
        </w:rPr>
        <w:t>Pass B — Normalize &amp; Blend</w:t>
      </w:r>
      <w:sdt>
        <w:sdtPr>
          <w:tag w:val="goog_rdk_4"/>
          <w:id w:val="580579532"/>
        </w:sdtPr>
        <w:sdtEndPr/>
        <w:sdtContent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: Each output pixel normalizes both accumulation buffers, then performs occlusion-aware blending: </w:t>
          </w:r>
          <w:proofErr w:type="spell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w_fwd</w:t>
          </w:r>
          <w:proofErr w:type="spell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 = (1−t</w:t>
          </w:r>
          <w:proofErr w:type="gram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)×</w:t>
          </w:r>
          <w:proofErr w:type="gram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(1−occ_fwd), </w:t>
          </w:r>
          <w:proofErr w:type="spellStart"/>
          <w:r>
            <w:rPr>
              <w:rFonts w:ascii="Arial Unicode MS" w:eastAsia="Arial Unicode MS" w:hAnsi="Arial Unicode MS" w:cs="Arial Unicode MS"/>
              <w:sz w:val="21"/>
              <w:szCs w:val="21"/>
            </w:rPr>
            <w:t>w_bwd</w:t>
          </w:r>
          <w:proofErr w:type="spellEnd"/>
          <w:r>
            <w:rPr>
              <w:rFonts w:ascii="Arial Unicode MS" w:eastAsia="Arial Unicode MS" w:hAnsi="Arial Unicode MS" w:cs="Arial Unicode MS"/>
              <w:sz w:val="21"/>
              <w:szCs w:val="21"/>
            </w:rPr>
            <w:t xml:space="preserve"> = t×(1−occ_bwd). Pixels where both directions are occluded fall back to direct temporal blend.</w:t>
          </w:r>
        </w:sdtContent>
      </w:sdt>
    </w:p>
    <w:p w:rsidR="003E3388" w:rsidRDefault="003E3388">
      <w:pPr>
        <w:spacing w:after="60"/>
      </w:pPr>
    </w:p>
    <w:p w:rsidR="003E3388" w:rsidRDefault="008567F3">
      <w:pPr>
        <w:pStyle w:val="Heading2"/>
      </w:pPr>
      <w:proofErr w:type="gramStart"/>
      <w:r>
        <w:t>3.3  Occlusion</w:t>
      </w:r>
      <w:proofErr w:type="gramEnd"/>
      <w:r>
        <w:t xml:space="preserve"> Detection</w:t>
      </w:r>
    </w:p>
    <w:p w:rsidR="003E3388" w:rsidRDefault="008567F3">
      <w:pPr>
        <w:spacing w:before="60" w:after="100"/>
      </w:pPr>
      <w:r>
        <w:t xml:space="preserve">A </w:t>
      </w:r>
      <w:r>
        <w:t xml:space="preserve">dedicated </w:t>
      </w:r>
      <w:proofErr w:type="spellStart"/>
      <w:r>
        <w:t>occlusion_detect.glsl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computes a per-pixel mask before interpolation: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sdt>
        <w:sdtPr>
          <w:tag w:val="goog_rdk_5"/>
          <w:id w:val="-31046180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Forward-backward consistency: apply </w:t>
          </w:r>
          <w:proofErr w:type="spellStart"/>
          <w:r>
            <w:rPr>
              <w:rFonts w:ascii="Arial Unicode MS" w:eastAsia="Arial Unicode MS" w:hAnsi="Arial Unicode MS" w:cs="Arial Unicode MS"/>
            </w:rPr>
            <w:t>fwd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MV, look up </w:t>
          </w:r>
          <w:proofErr w:type="spellStart"/>
          <w:r>
            <w:rPr>
              <w:rFonts w:ascii="Arial Unicode MS" w:eastAsia="Arial Unicode MS" w:hAnsi="Arial Unicode MS" w:cs="Arial Unicode MS"/>
            </w:rPr>
            <w:t>bwd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MV at destination, measure round-trip error. Error &gt; threshold → occlusion.</w:t>
          </w:r>
        </w:sdtContent>
      </w:sdt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>SAD reliability: blocks with high distortion (normalized SAD &gt; threshold) are flagged as unreliable; the blend stage falls back toward direct temporal mix for those pixels.</w:t>
      </w:r>
    </w:p>
    <w:p w:rsidR="003E3388" w:rsidRDefault="003E3388">
      <w:pPr>
        <w:spacing w:after="60"/>
      </w:pPr>
    </w:p>
    <w:p w:rsidR="003E3388" w:rsidRDefault="008567F3">
      <w:pPr>
        <w:pStyle w:val="Heading2"/>
      </w:pPr>
      <w:proofErr w:type="gramStart"/>
      <w:r>
        <w:t>3.4  Known</w:t>
      </w:r>
      <w:proofErr w:type="gramEnd"/>
      <w:r>
        <w:t xml:space="preserve"> Limitations &amp; Questions for Maintainer</w:t>
      </w:r>
    </w:p>
    <w:p w:rsidR="003E3388" w:rsidRDefault="008567F3">
      <w:pPr>
        <w:spacing w:before="60" w:after="100"/>
      </w:pPr>
      <w:r>
        <w:t>The current design has the follo</w:t>
      </w:r>
      <w:r>
        <w:t>wing open questions that I would like the project maintainer to weigh in on before coding begins:</w:t>
      </w:r>
    </w:p>
    <w:p w:rsidR="003E3388" w:rsidRDefault="003E3388">
      <w:pPr>
        <w:spacing w:after="80"/>
      </w:pPr>
    </w:p>
    <w:tbl>
      <w:tblPr>
        <w:tblStyle w:val="a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960"/>
      </w:tblGrid>
      <w:tr w:rsidR="003E3388">
        <w:tc>
          <w:tcPr>
            <w:tcW w:w="44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Question for Maintainer</w:t>
            </w:r>
          </w:p>
        </w:tc>
        <w:tc>
          <w:tcPr>
            <w:tcW w:w="49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</w:tr>
      <w:tr w:rsidR="003E3388">
        <w:tc>
          <w:tcPr>
            <w:tcW w:w="44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20"/>
                <w:szCs w:val="20"/>
              </w:rPr>
              <w:t>Is SAD + SATD cost function sufficient, or does the project require rate-distortion with Lagrange multipliers (like x264)?</w:t>
            </w:r>
          </w:p>
        </w:tc>
        <w:tc>
          <w:tcPr>
            <w:tcW w:w="49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20"/>
                <w:szCs w:val="20"/>
              </w:rPr>
              <w:t>Cost Function</w:t>
            </w:r>
          </w:p>
        </w:tc>
      </w:tr>
      <w:tr w:rsidR="003E3388">
        <w:tc>
          <w:tcPr>
            <w:tcW w:w="44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20"/>
                <w:szCs w:val="20"/>
              </w:rPr>
              <w:t xml:space="preserve">Should motion vectors match </w:t>
            </w:r>
            <w:proofErr w:type="spellStart"/>
            <w:r>
              <w:rPr>
                <w:sz w:val="20"/>
                <w:szCs w:val="20"/>
              </w:rPr>
              <w:t>mvtools</w:t>
            </w:r>
            <w:proofErr w:type="spellEnd"/>
            <w:r>
              <w:rPr>
                <w:sz w:val="20"/>
                <w:szCs w:val="20"/>
              </w:rPr>
              <w:t>' exact quarter-</w:t>
            </w:r>
            <w:proofErr w:type="spellStart"/>
            <w:r>
              <w:rPr>
                <w:sz w:val="20"/>
                <w:szCs w:val="20"/>
              </w:rPr>
              <w:t>pel</w:t>
            </w:r>
            <w:proofErr w:type="spellEnd"/>
            <w:r>
              <w:rPr>
                <w:sz w:val="20"/>
                <w:szCs w:val="20"/>
              </w:rPr>
              <w:t xml:space="preserve"> format (dx*4, </w:t>
            </w:r>
            <w:proofErr w:type="spellStart"/>
            <w:r>
              <w:rPr>
                <w:sz w:val="20"/>
                <w:szCs w:val="20"/>
              </w:rPr>
              <w:t>dy</w:t>
            </w:r>
            <w:proofErr w:type="spellEnd"/>
            <w:r>
              <w:rPr>
                <w:sz w:val="20"/>
                <w:szCs w:val="20"/>
              </w:rPr>
              <w:t>*4), or is a different sub-</w:t>
            </w:r>
            <w:proofErr w:type="spellStart"/>
            <w:r>
              <w:rPr>
                <w:sz w:val="20"/>
                <w:szCs w:val="20"/>
              </w:rPr>
              <w:t>pel</w:t>
            </w:r>
            <w:proofErr w:type="spellEnd"/>
            <w:r>
              <w:rPr>
                <w:sz w:val="20"/>
                <w:szCs w:val="20"/>
              </w:rPr>
              <w:t xml:space="preserve"> encoding preferred?</w:t>
            </w:r>
          </w:p>
        </w:tc>
        <w:tc>
          <w:tcPr>
            <w:tcW w:w="49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20"/>
                <w:szCs w:val="20"/>
              </w:rPr>
              <w:t>MV Format</w:t>
            </w:r>
          </w:p>
        </w:tc>
      </w:tr>
      <w:tr w:rsidR="003E3388">
        <w:tc>
          <w:tcPr>
            <w:tcW w:w="44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20"/>
                <w:szCs w:val="20"/>
              </w:rPr>
              <w:t xml:space="preserve">Is the </w:t>
            </w:r>
            <w:proofErr w:type="spellStart"/>
            <w:r>
              <w:rPr>
                <w:sz w:val="20"/>
                <w:szCs w:val="20"/>
              </w:rPr>
              <w:t>Hann</w:t>
            </w:r>
            <w:proofErr w:type="spellEnd"/>
            <w:r>
              <w:rPr>
                <w:sz w:val="20"/>
                <w:szCs w:val="20"/>
              </w:rPr>
              <w:t xml:space="preserve">-window block blending the right choice for </w:t>
            </w:r>
            <w:proofErr w:type="spellStart"/>
            <w:r>
              <w:rPr>
                <w:sz w:val="20"/>
                <w:szCs w:val="20"/>
              </w:rPr>
              <w:t>MFlowFps</w:t>
            </w:r>
            <w:proofErr w:type="spellEnd"/>
            <w:r>
              <w:rPr>
                <w:sz w:val="20"/>
                <w:szCs w:val="20"/>
              </w:rPr>
              <w:t>, or should we use a different overlap-weight</w:t>
            </w:r>
            <w:r>
              <w:rPr>
                <w:sz w:val="20"/>
                <w:szCs w:val="20"/>
              </w:rPr>
              <w:t>ing scheme?</w:t>
            </w:r>
          </w:p>
        </w:tc>
        <w:tc>
          <w:tcPr>
            <w:tcW w:w="49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20"/>
                <w:szCs w:val="20"/>
              </w:rPr>
              <w:t>Blending</w:t>
            </w:r>
          </w:p>
        </w:tc>
      </w:tr>
      <w:tr w:rsidR="003E3388">
        <w:tc>
          <w:tcPr>
            <w:tcW w:w="44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20"/>
                <w:szCs w:val="20"/>
              </w:rPr>
              <w:t>For occlusion detection, is forward-backward consistency sufficient, or should we also add forward-flow divergence (as in some optical flow papers)?</w:t>
            </w:r>
          </w:p>
        </w:tc>
        <w:tc>
          <w:tcPr>
            <w:tcW w:w="49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20"/>
                <w:szCs w:val="20"/>
              </w:rPr>
              <w:t>Occlusion</w:t>
            </w:r>
          </w:p>
        </w:tc>
      </w:tr>
      <w:tr w:rsidR="003E3388">
        <w:tc>
          <w:tcPr>
            <w:tcW w:w="44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20"/>
                <w:szCs w:val="20"/>
              </w:rPr>
              <w:t>Are there specific test clips / ground-truth datasets the project should validate against?</w:t>
            </w:r>
          </w:p>
        </w:tc>
        <w:tc>
          <w:tcPr>
            <w:tcW w:w="49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20"/>
                <w:szCs w:val="20"/>
              </w:rPr>
              <w:t>Testing</w:t>
            </w:r>
          </w:p>
        </w:tc>
      </w:tr>
      <w:tr w:rsidR="003E3388">
        <w:tc>
          <w:tcPr>
            <w:tcW w:w="44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20"/>
                <w:szCs w:val="20"/>
              </w:rPr>
              <w:t xml:space="preserve">Should the implementation target </w:t>
            </w:r>
            <w:proofErr w:type="spellStart"/>
            <w:r>
              <w:rPr>
                <w:sz w:val="20"/>
                <w:szCs w:val="20"/>
              </w:rPr>
              <w:t>Vulkan</w:t>
            </w:r>
            <w:proofErr w:type="spellEnd"/>
            <w:r>
              <w:rPr>
                <w:sz w:val="20"/>
                <w:szCs w:val="20"/>
              </w:rPr>
              <w:t xml:space="preserve"> 1.2 only, or should OpenGL 4.3+ compatibility be maintained?</w:t>
            </w:r>
          </w:p>
        </w:tc>
        <w:tc>
          <w:tcPr>
            <w:tcW w:w="49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20"/>
                <w:szCs w:val="20"/>
              </w:rPr>
              <w:t>Backend</w:t>
            </w:r>
          </w:p>
        </w:tc>
      </w:tr>
      <w:tr w:rsidR="003E3388">
        <w:tc>
          <w:tcPr>
            <w:tcW w:w="44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20"/>
                <w:szCs w:val="20"/>
              </w:rPr>
              <w:t xml:space="preserve">Is </w:t>
            </w:r>
            <w:proofErr w:type="spellStart"/>
            <w:r>
              <w:rPr>
                <w:sz w:val="20"/>
                <w:szCs w:val="20"/>
              </w:rPr>
              <w:t>GL_EXT_shader_atomic_float</w:t>
            </w:r>
            <w:proofErr w:type="spellEnd"/>
            <w:r>
              <w:rPr>
                <w:sz w:val="20"/>
                <w:szCs w:val="20"/>
              </w:rPr>
              <w:t xml:space="preserve"> required for the</w:t>
            </w:r>
            <w:r>
              <w:rPr>
                <w:sz w:val="20"/>
                <w:szCs w:val="20"/>
              </w:rPr>
              <w:t xml:space="preserve"> splat pass, or is a separate per-block reduction pass acceptable to avoid atomics?</w:t>
            </w:r>
          </w:p>
        </w:tc>
        <w:tc>
          <w:tcPr>
            <w:tcW w:w="49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20"/>
                <w:szCs w:val="20"/>
              </w:rPr>
              <w:t>Atomics</w:t>
            </w:r>
          </w:p>
        </w:tc>
      </w:tr>
      <w:tr w:rsidR="003E3388">
        <w:tc>
          <w:tcPr>
            <w:tcW w:w="44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20"/>
                <w:szCs w:val="20"/>
              </w:rPr>
              <w:t xml:space="preserve">How closely should the block grid, overlap, and search range defaults mirror the </w:t>
            </w:r>
            <w:proofErr w:type="spellStart"/>
            <w:r>
              <w:rPr>
                <w:sz w:val="20"/>
                <w:szCs w:val="20"/>
              </w:rPr>
              <w:t>mvtools</w:t>
            </w:r>
            <w:proofErr w:type="spellEnd"/>
            <w:r>
              <w:rPr>
                <w:sz w:val="20"/>
                <w:szCs w:val="20"/>
              </w:rPr>
              <w:t xml:space="preserve"> defaults (e.g.</w:t>
            </w:r>
            <w:sdt>
              <w:sdtPr>
                <w:tag w:val="goog_rdk_6"/>
                <w:id w:val="-1779813331"/>
              </w:sdtPr>
              <w:sdtEndPr/>
              <w:sdtContent>
                <w:sdt>
                  <w:sdtPr>
                    <w:tag w:val="goog_rdk_7"/>
                    <w:id w:val="-751107294"/>
                  </w:sdtPr>
                  <w:sdtEndPr/>
                  <w:sdtContent>
                    <w:ins w:id="1" w:author="Movies" w:date="2026-02-23T16:32:00Z">
                      <w:r>
                        <w:rPr>
                          <w:sz w:val="20"/>
                          <w:szCs w:val="20"/>
                        </w:rPr>
                        <w:t>,</w:t>
                      </w:r>
                    </w:ins>
                  </w:sdtContent>
                </w:sdt>
              </w:sdtContent>
            </w:sdt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blksize</w:t>
            </w:r>
            <w:proofErr w:type="spellEnd"/>
            <w:r>
              <w:rPr>
                <w:sz w:val="20"/>
                <w:szCs w:val="20"/>
              </w:rPr>
              <w:t xml:space="preserve">=8, overlap=0, </w:t>
            </w:r>
            <w:proofErr w:type="spellStart"/>
            <w:r>
              <w:rPr>
                <w:sz w:val="20"/>
                <w:szCs w:val="20"/>
              </w:rPr>
              <w:t>searchparam</w:t>
            </w:r>
            <w:proofErr w:type="spellEnd"/>
            <w:r>
              <w:rPr>
                <w:sz w:val="20"/>
                <w:szCs w:val="20"/>
              </w:rPr>
              <w:t>=2)?</w:t>
            </w:r>
          </w:p>
        </w:tc>
        <w:tc>
          <w:tcPr>
            <w:tcW w:w="49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20"/>
                <w:szCs w:val="20"/>
              </w:rPr>
              <w:t>Defaults</w:t>
            </w:r>
          </w:p>
        </w:tc>
      </w:tr>
    </w:tbl>
    <w:p w:rsidR="003E3388" w:rsidRDefault="003E3388">
      <w:pPr>
        <w:spacing w:after="120"/>
      </w:pPr>
    </w:p>
    <w:p w:rsidR="003E3388" w:rsidRDefault="008567F3">
      <w:pPr>
        <w:pStyle w:val="Heading1"/>
        <w:pBdr>
          <w:bottom w:val="single" w:sz="8" w:space="4" w:color="F4A50A"/>
        </w:pBdr>
      </w:pPr>
      <w:r>
        <w:t>4. Implementation Plan &amp; Timeline</w:t>
      </w:r>
    </w:p>
    <w:p w:rsidR="003E3388" w:rsidRDefault="008567F3">
      <w:pPr>
        <w:spacing w:before="60" w:after="100"/>
      </w:pPr>
      <w:r>
        <w:t>The project spans 13 weeks from the community bonding period through the final evaluation. Sub-goals can be developed in parallel once the shared infrastructure (</w:t>
      </w:r>
      <w:proofErr w:type="spellStart"/>
      <w:r>
        <w:t>Vulkan</w:t>
      </w:r>
      <w:proofErr w:type="spellEnd"/>
      <w:r>
        <w:t xml:space="preserve"> device, descriptor sets, image pyramid) is complete.</w:t>
      </w:r>
    </w:p>
    <w:p w:rsidR="003E3388" w:rsidRDefault="003E3388">
      <w:pPr>
        <w:spacing w:after="80"/>
      </w:pPr>
    </w:p>
    <w:tbl>
      <w:tblPr>
        <w:tblStyle w:val="a0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2800"/>
        <w:gridCol w:w="3200"/>
        <w:gridCol w:w="2360"/>
      </w:tblGrid>
      <w:tr w:rsidR="003E3388">
        <w:tc>
          <w:tcPr>
            <w:tcW w:w="10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28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FFFFFF"/>
                <w:sz w:val="19"/>
                <w:szCs w:val="19"/>
              </w:rPr>
              <w:t>Task / Milestone</w:t>
            </w:r>
          </w:p>
        </w:tc>
        <w:tc>
          <w:tcPr>
            <w:tcW w:w="32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3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Pr>
              <w:jc w:val="center"/>
            </w:pPr>
            <w:r>
              <w:rPr>
                <w:color w:val="FFFFFF"/>
                <w:sz w:val="18"/>
                <w:szCs w:val="18"/>
              </w:rPr>
              <w:t>Phase</w:t>
            </w:r>
          </w:p>
        </w:tc>
      </w:tr>
      <w:tr w:rsidR="003E3388">
        <w:tc>
          <w:tcPr>
            <w:tcW w:w="10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8E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color w:val="0D4A2A"/>
                <w:sz w:val="18"/>
                <w:szCs w:val="18"/>
              </w:rPr>
              <w:t>May 8–26(Community Bonding)</w:t>
            </w:r>
          </w:p>
        </w:tc>
        <w:tc>
          <w:tcPr>
            <w:tcW w:w="28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8E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19"/>
                <w:szCs w:val="19"/>
              </w:rPr>
              <w:t xml:space="preserve">Study </w:t>
            </w:r>
            <w:proofErr w:type="spellStart"/>
            <w:r>
              <w:rPr>
                <w:b/>
                <w:bCs/>
                <w:color w:val="1A6B3C"/>
                <w:sz w:val="19"/>
                <w:szCs w:val="19"/>
              </w:rPr>
              <w:t>mvtools</w:t>
            </w:r>
            <w:proofErr w:type="spellEnd"/>
            <w:r>
              <w:rPr>
                <w:b/>
                <w:bCs/>
                <w:color w:val="1A6B3C"/>
                <w:sz w:val="19"/>
                <w:szCs w:val="19"/>
              </w:rPr>
              <w:t xml:space="preserve"> source(MVTools2 </w:t>
            </w:r>
            <w:proofErr w:type="spellStart"/>
            <w:r>
              <w:rPr>
                <w:b/>
                <w:bCs/>
                <w:color w:val="1A6B3C"/>
                <w:sz w:val="19"/>
                <w:szCs w:val="19"/>
              </w:rPr>
              <w:t>github</w:t>
            </w:r>
            <w:proofErr w:type="spellEnd"/>
            <w:r>
              <w:rPr>
                <w:b/>
                <w:bCs/>
                <w:color w:val="1A6B3C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8E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18"/>
                <w:szCs w:val="18"/>
              </w:rPr>
              <w:t>Read MAnalyse.cpp, MFlowFps.cpp line by line; document SAD/SATD, diamond search, block overlap conventions</w:t>
            </w:r>
          </w:p>
        </w:tc>
        <w:tc>
          <w:tcPr>
            <w:tcW w:w="23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FF8E6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Prep</w:t>
            </w:r>
          </w:p>
        </w:tc>
      </w:tr>
      <w:tr w:rsidR="003E3388">
        <w:tc>
          <w:tcPr>
            <w:tcW w:w="10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color w:val="0D4A2A"/>
                <w:sz w:val="18"/>
                <w:szCs w:val="18"/>
              </w:rPr>
              <w:t>May 27–Jun 9 (W1–2)</w:t>
            </w:r>
          </w:p>
        </w:tc>
        <w:tc>
          <w:tcPr>
            <w:tcW w:w="28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roofErr w:type="spellStart"/>
            <w:r>
              <w:rPr>
                <w:b/>
                <w:bCs/>
                <w:color w:val="1A6B3C"/>
                <w:sz w:val="19"/>
                <w:szCs w:val="19"/>
              </w:rPr>
              <w:t>Vulkan</w:t>
            </w:r>
            <w:proofErr w:type="spellEnd"/>
            <w:r>
              <w:rPr>
                <w:b/>
                <w:bCs/>
                <w:color w:val="1A6B3C"/>
                <w:sz w:val="19"/>
                <w:szCs w:val="19"/>
              </w:rPr>
              <w:t xml:space="preserve"> scaffolding&amp; pyramid </w:t>
            </w:r>
            <w:proofErr w:type="spellStart"/>
            <w:r>
              <w:rPr>
                <w:b/>
                <w:bCs/>
                <w:color w:val="1A6B3C"/>
                <w:sz w:val="19"/>
                <w:szCs w:val="19"/>
              </w:rPr>
              <w:t>shader</w:t>
            </w:r>
            <w:proofErr w:type="spellEnd"/>
          </w:p>
        </w:tc>
        <w:tc>
          <w:tcPr>
            <w:tcW w:w="32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18"/>
                <w:szCs w:val="18"/>
              </w:rPr>
              <w:t xml:space="preserve">Working </w:t>
            </w:r>
            <w:proofErr w:type="spellStart"/>
            <w:r>
              <w:rPr>
                <w:sz w:val="18"/>
                <w:szCs w:val="18"/>
              </w:rPr>
              <w:t>pyramid_downsample.glsl</w:t>
            </w:r>
            <w:proofErr w:type="spellEnd"/>
            <w:r>
              <w:rPr>
                <w:sz w:val="18"/>
                <w:szCs w:val="18"/>
              </w:rPr>
              <w:t xml:space="preserve"> + host driver skeleton; </w:t>
            </w:r>
            <w:proofErr w:type="spellStart"/>
            <w:r>
              <w:rPr>
                <w:sz w:val="18"/>
                <w:szCs w:val="18"/>
              </w:rPr>
              <w:t>glslc</w:t>
            </w:r>
            <w:proofErr w:type="spellEnd"/>
            <w:r>
              <w:rPr>
                <w:sz w:val="18"/>
                <w:szCs w:val="18"/>
              </w:rPr>
              <w:t xml:space="preserve"> CI pipeline; GPU image pyramid validated against CPU reference</w:t>
            </w:r>
          </w:p>
        </w:tc>
        <w:tc>
          <w:tcPr>
            <w:tcW w:w="23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Pr>
              <w:jc w:val="center"/>
            </w:pPr>
            <w:proofErr w:type="spellStart"/>
            <w:r>
              <w:rPr>
                <w:b/>
                <w:bCs/>
                <w:color w:val="2E8B57"/>
                <w:sz w:val="18"/>
                <w:szCs w:val="18"/>
              </w:rPr>
              <w:t>MAnalyze</w:t>
            </w:r>
            <w:proofErr w:type="spellEnd"/>
          </w:p>
        </w:tc>
      </w:tr>
      <w:tr w:rsidR="003E3388">
        <w:tc>
          <w:tcPr>
            <w:tcW w:w="10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color w:val="0D4A2A"/>
                <w:sz w:val="18"/>
                <w:szCs w:val="18"/>
              </w:rPr>
              <w:t>Jun 10–23(W3–4)</w:t>
            </w:r>
          </w:p>
        </w:tc>
        <w:tc>
          <w:tcPr>
            <w:tcW w:w="28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19"/>
                <w:szCs w:val="19"/>
              </w:rPr>
              <w:t>Parallel exhaustive+ SAD/SATD</w:t>
            </w:r>
          </w:p>
        </w:tc>
        <w:tc>
          <w:tcPr>
            <w:tcW w:w="32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roofErr w:type="spellStart"/>
            <w:r>
              <w:rPr>
                <w:sz w:val="18"/>
                <w:szCs w:val="18"/>
              </w:rPr>
              <w:t>motion_analyze.glsl</w:t>
            </w:r>
            <w:proofErr w:type="spellEnd"/>
            <w:r>
              <w:rPr>
                <w:sz w:val="18"/>
                <w:szCs w:val="18"/>
              </w:rPr>
              <w:t xml:space="preserve">: parallel candidate scan + reduction; unit test: compare MV output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CPU </w:t>
            </w:r>
            <w:proofErr w:type="spellStart"/>
            <w:r>
              <w:rPr>
                <w:sz w:val="18"/>
                <w:szCs w:val="18"/>
              </w:rPr>
              <w:t>mvtools</w:t>
            </w:r>
            <w:proofErr w:type="spellEnd"/>
            <w:r>
              <w:rPr>
                <w:sz w:val="18"/>
                <w:szCs w:val="18"/>
              </w:rPr>
              <w:t xml:space="preserve"> on test clips</w:t>
            </w:r>
          </w:p>
        </w:tc>
        <w:tc>
          <w:tcPr>
            <w:tcW w:w="23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Pr>
              <w:jc w:val="center"/>
            </w:pPr>
            <w:proofErr w:type="spellStart"/>
            <w:r>
              <w:rPr>
                <w:b/>
                <w:bCs/>
                <w:color w:val="2E8B57"/>
                <w:sz w:val="18"/>
                <w:szCs w:val="18"/>
              </w:rPr>
              <w:t>MAnalyze</w:t>
            </w:r>
            <w:proofErr w:type="spellEnd"/>
          </w:p>
        </w:tc>
      </w:tr>
      <w:tr w:rsidR="003E3388">
        <w:tc>
          <w:tcPr>
            <w:tcW w:w="10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color w:val="0D4A2A"/>
                <w:sz w:val="18"/>
                <w:szCs w:val="18"/>
              </w:rPr>
              <w:lastRenderedPageBreak/>
              <w:t>Jun 24–Jul 7 (W5–6)</w:t>
            </w:r>
          </w:p>
        </w:tc>
        <w:tc>
          <w:tcPr>
            <w:tcW w:w="28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19"/>
                <w:szCs w:val="19"/>
              </w:rPr>
              <w:t>Diamond search +half-</w:t>
            </w:r>
            <w:proofErr w:type="spellStart"/>
            <w:r>
              <w:rPr>
                <w:b/>
                <w:bCs/>
                <w:color w:val="1A6B3C"/>
                <w:sz w:val="19"/>
                <w:szCs w:val="19"/>
              </w:rPr>
              <w:t>pel</w:t>
            </w:r>
            <w:proofErr w:type="spellEnd"/>
            <w:r>
              <w:rPr>
                <w:b/>
                <w:bCs/>
                <w:color w:val="1A6B3C"/>
                <w:sz w:val="19"/>
                <w:szCs w:val="19"/>
              </w:rPr>
              <w:t xml:space="preserve"> refine</w:t>
            </w:r>
          </w:p>
        </w:tc>
        <w:tc>
          <w:tcPr>
            <w:tcW w:w="32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18"/>
                <w:szCs w:val="18"/>
              </w:rPr>
              <w:t>Diamond + small-diamond refinement; half-pixel bilinear step; midpoint report</w:t>
            </w:r>
          </w:p>
        </w:tc>
        <w:tc>
          <w:tcPr>
            <w:tcW w:w="23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Pr>
              <w:jc w:val="center"/>
            </w:pPr>
            <w:proofErr w:type="spellStart"/>
            <w:r>
              <w:rPr>
                <w:b/>
                <w:bCs/>
                <w:color w:val="2E8B57"/>
                <w:sz w:val="18"/>
                <w:szCs w:val="18"/>
              </w:rPr>
              <w:t>MAnalyze</w:t>
            </w:r>
            <w:proofErr w:type="spellEnd"/>
          </w:p>
        </w:tc>
      </w:tr>
      <w:tr w:rsidR="003E3388">
        <w:tc>
          <w:tcPr>
            <w:tcW w:w="10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color w:val="0D4A2A"/>
                <w:sz w:val="18"/>
                <w:szCs w:val="18"/>
              </w:rPr>
              <w:t>Jul 8–21(W7–8)</w:t>
            </w:r>
          </w:p>
        </w:tc>
        <w:tc>
          <w:tcPr>
            <w:tcW w:w="28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19"/>
                <w:szCs w:val="19"/>
              </w:rPr>
              <w:t>Hierarchical ME +</w:t>
            </w:r>
            <w:proofErr w:type="spellStart"/>
            <w:r>
              <w:rPr>
                <w:b/>
                <w:bCs/>
                <w:color w:val="1A6B3C"/>
                <w:sz w:val="19"/>
                <w:szCs w:val="19"/>
              </w:rPr>
              <w:t>mv_upsample</w:t>
            </w:r>
            <w:proofErr w:type="spellEnd"/>
          </w:p>
        </w:tc>
        <w:tc>
          <w:tcPr>
            <w:tcW w:w="32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18"/>
                <w:szCs w:val="18"/>
              </w:rPr>
              <w:t xml:space="preserve">Coarse-to-fine pipeline; </w:t>
            </w:r>
            <w:proofErr w:type="spellStart"/>
            <w:r>
              <w:rPr>
                <w:sz w:val="18"/>
                <w:szCs w:val="18"/>
              </w:rPr>
              <w:t>mv_upsample.glsl</w:t>
            </w:r>
            <w:proofErr w:type="spellEnd"/>
            <w:r>
              <w:rPr>
                <w:sz w:val="18"/>
                <w:szCs w:val="18"/>
              </w:rPr>
              <w:t xml:space="preserve">; PSNR/SSIM regression suite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software </w:t>
            </w:r>
            <w:proofErr w:type="spellStart"/>
            <w:r>
              <w:rPr>
                <w:sz w:val="18"/>
                <w:szCs w:val="18"/>
              </w:rPr>
              <w:t>mvtools</w:t>
            </w:r>
            <w:proofErr w:type="spellEnd"/>
          </w:p>
        </w:tc>
        <w:tc>
          <w:tcPr>
            <w:tcW w:w="23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Pr>
              <w:jc w:val="center"/>
            </w:pPr>
            <w:proofErr w:type="spellStart"/>
            <w:r>
              <w:rPr>
                <w:b/>
                <w:bCs/>
                <w:color w:val="2E8B57"/>
                <w:sz w:val="18"/>
                <w:szCs w:val="18"/>
              </w:rPr>
              <w:t>MAnalyze</w:t>
            </w:r>
            <w:proofErr w:type="spellEnd"/>
          </w:p>
        </w:tc>
      </w:tr>
      <w:tr w:rsidR="003E3388">
        <w:tc>
          <w:tcPr>
            <w:tcW w:w="10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color w:val="0D4A2A"/>
                <w:sz w:val="18"/>
                <w:szCs w:val="18"/>
              </w:rPr>
              <w:t>Jul 22–Aug 4 (W9–10)</w:t>
            </w:r>
          </w:p>
        </w:tc>
        <w:tc>
          <w:tcPr>
            <w:tcW w:w="28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19"/>
                <w:szCs w:val="19"/>
              </w:rPr>
              <w:t>Occlusion detect +forward splat (Pass A)</w:t>
            </w:r>
          </w:p>
        </w:tc>
        <w:tc>
          <w:tcPr>
            <w:tcW w:w="32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roofErr w:type="spellStart"/>
            <w:r>
              <w:rPr>
                <w:sz w:val="18"/>
                <w:szCs w:val="18"/>
              </w:rPr>
              <w:t>occlusion_detect.glsl</w:t>
            </w:r>
            <w:proofErr w:type="spellEnd"/>
            <w:r>
              <w:rPr>
                <w:sz w:val="18"/>
                <w:szCs w:val="18"/>
              </w:rPr>
              <w:t xml:space="preserve"> (F-B consistency); </w:t>
            </w:r>
            <w:proofErr w:type="spellStart"/>
            <w:r>
              <w:rPr>
                <w:sz w:val="18"/>
                <w:szCs w:val="18"/>
              </w:rPr>
              <w:t>motion_flow_fps</w:t>
            </w:r>
            <w:proofErr w:type="spellEnd"/>
            <w:r>
              <w:rPr>
                <w:sz w:val="18"/>
                <w:szCs w:val="18"/>
              </w:rPr>
              <w:t xml:space="preserve"> Pass A: </w:t>
            </w:r>
            <w:proofErr w:type="spellStart"/>
            <w:r>
              <w:rPr>
                <w:sz w:val="18"/>
                <w:szCs w:val="18"/>
              </w:rPr>
              <w:t>Hann</w:t>
            </w:r>
            <w:proofErr w:type="spellEnd"/>
            <w:r>
              <w:rPr>
                <w:sz w:val="18"/>
                <w:szCs w:val="18"/>
              </w:rPr>
              <w:t xml:space="preserve">-weighted pixel splat into </w:t>
            </w:r>
            <w:proofErr w:type="spellStart"/>
            <w:r>
              <w:rPr>
                <w:sz w:val="18"/>
                <w:szCs w:val="18"/>
              </w:rPr>
              <w:t>accum</w:t>
            </w:r>
            <w:proofErr w:type="spellEnd"/>
            <w:r>
              <w:rPr>
                <w:sz w:val="18"/>
                <w:szCs w:val="18"/>
              </w:rPr>
              <w:t xml:space="preserve"> buffers</w:t>
            </w:r>
          </w:p>
        </w:tc>
        <w:tc>
          <w:tcPr>
            <w:tcW w:w="23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Pr>
              <w:jc w:val="center"/>
            </w:pPr>
            <w:proofErr w:type="spellStart"/>
            <w:r>
              <w:rPr>
                <w:b/>
                <w:bCs/>
                <w:color w:val="2E8B57"/>
                <w:sz w:val="18"/>
                <w:szCs w:val="18"/>
              </w:rPr>
              <w:t>MFlowFps</w:t>
            </w:r>
            <w:proofErr w:type="spellEnd"/>
          </w:p>
        </w:tc>
      </w:tr>
      <w:tr w:rsidR="003E3388">
        <w:tc>
          <w:tcPr>
            <w:tcW w:w="10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color w:val="0D4A2A"/>
                <w:sz w:val="18"/>
                <w:szCs w:val="18"/>
              </w:rPr>
              <w:t>Aug 5–18(W11–12)</w:t>
            </w:r>
          </w:p>
        </w:tc>
        <w:tc>
          <w:tcPr>
            <w:tcW w:w="28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19"/>
                <w:szCs w:val="19"/>
              </w:rPr>
              <w:t>Blend pass +fallback</w:t>
            </w:r>
          </w:p>
        </w:tc>
        <w:tc>
          <w:tcPr>
            <w:tcW w:w="32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18"/>
                <w:szCs w:val="18"/>
              </w:rPr>
              <w:t>Pass B: normalize + occlusion-aware blend; direct temporal fallback for low-reliability regions; end-to-end interpolation at 60/120fps</w:t>
            </w:r>
          </w:p>
        </w:tc>
        <w:tc>
          <w:tcPr>
            <w:tcW w:w="23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Pr>
              <w:jc w:val="center"/>
            </w:pPr>
            <w:proofErr w:type="spellStart"/>
            <w:r>
              <w:rPr>
                <w:b/>
                <w:bCs/>
                <w:color w:val="2E8B57"/>
                <w:sz w:val="18"/>
                <w:szCs w:val="18"/>
              </w:rPr>
              <w:t>MFlowFps</w:t>
            </w:r>
            <w:proofErr w:type="spellEnd"/>
          </w:p>
        </w:tc>
      </w:tr>
      <w:tr w:rsidR="003E3388">
        <w:tc>
          <w:tcPr>
            <w:tcW w:w="10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E8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color w:val="0D4A2A"/>
                <w:sz w:val="18"/>
                <w:szCs w:val="18"/>
              </w:rPr>
              <w:t>Aug 19–26(W13 Final)</w:t>
            </w:r>
          </w:p>
        </w:tc>
        <w:tc>
          <w:tcPr>
            <w:tcW w:w="28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E8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b/>
                <w:bCs/>
                <w:color w:val="1A6B3C"/>
                <w:sz w:val="19"/>
                <w:szCs w:val="19"/>
              </w:rPr>
              <w:t xml:space="preserve">Polish, </w:t>
            </w:r>
            <w:proofErr w:type="spellStart"/>
            <w:r>
              <w:rPr>
                <w:b/>
                <w:bCs/>
                <w:color w:val="1A6B3C"/>
                <w:sz w:val="19"/>
                <w:szCs w:val="19"/>
              </w:rPr>
              <w:t>docs,PR</w:t>
            </w:r>
            <w:proofErr w:type="spellEnd"/>
            <w:r>
              <w:rPr>
                <w:b/>
                <w:bCs/>
                <w:color w:val="1A6B3C"/>
                <w:sz w:val="19"/>
                <w:szCs w:val="19"/>
              </w:rPr>
              <w:t xml:space="preserve"> submission</w:t>
            </w:r>
          </w:p>
        </w:tc>
        <w:tc>
          <w:tcPr>
            <w:tcW w:w="320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E8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r>
              <w:rPr>
                <w:sz w:val="18"/>
                <w:szCs w:val="18"/>
              </w:rPr>
              <w:t>Atomic float fix (</w:t>
            </w:r>
            <w:proofErr w:type="spellStart"/>
            <w:r>
              <w:rPr>
                <w:sz w:val="18"/>
                <w:szCs w:val="18"/>
              </w:rPr>
              <w:t>GL_EXT_shader_atomic_float</w:t>
            </w:r>
            <w:proofErr w:type="spellEnd"/>
            <w:r>
              <w:rPr>
                <w:sz w:val="18"/>
                <w:szCs w:val="18"/>
              </w:rPr>
              <w:t>); full README; per</w:t>
            </w:r>
            <w:r>
              <w:rPr>
                <w:sz w:val="18"/>
                <w:szCs w:val="18"/>
              </w:rPr>
              <w:t xml:space="preserve">formance benchmarks; final diff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mvtools</w:t>
            </w:r>
            <w:proofErr w:type="spellEnd"/>
            <w:r>
              <w:rPr>
                <w:sz w:val="18"/>
                <w:szCs w:val="18"/>
              </w:rPr>
              <w:t xml:space="preserve"> quality</w:t>
            </w:r>
          </w:p>
        </w:tc>
        <w:tc>
          <w:tcPr>
            <w:tcW w:w="2360" w:type="dxa"/>
            <w:tcBorders>
              <w:top w:val="single" w:sz="4" w:space="0" w:color="A8D5BB"/>
              <w:left w:val="single" w:sz="4" w:space="0" w:color="A8D5BB"/>
              <w:bottom w:val="single" w:sz="4" w:space="0" w:color="A8D5BB"/>
              <w:right w:val="single" w:sz="4" w:space="0" w:color="A8D5BB"/>
            </w:tcBorders>
            <w:shd w:val="clear" w:color="auto" w:fill="F0E8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3E3388" w:rsidRDefault="008567F3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Final</w:t>
            </w:r>
          </w:p>
        </w:tc>
      </w:tr>
    </w:tbl>
    <w:p w:rsidR="003E3388" w:rsidRDefault="003E3388">
      <w:pPr>
        <w:spacing w:after="120"/>
      </w:pPr>
    </w:p>
    <w:p w:rsidR="003E3388" w:rsidRDefault="008567F3">
      <w:pPr>
        <w:pStyle w:val="Heading1"/>
        <w:pBdr>
          <w:bottom w:val="single" w:sz="8" w:space="4" w:color="F4A50A"/>
        </w:pBdr>
      </w:pPr>
      <w:r>
        <w:t>5. Prior Work &amp; Code Submitted</w:t>
      </w:r>
    </w:p>
    <w:p w:rsidR="003E3388" w:rsidRDefault="008567F3">
      <w:pPr>
        <w:spacing w:before="60" w:after="100"/>
      </w:pPr>
      <w:r>
        <w:t>As part of this application</w:t>
      </w:r>
      <w:sdt>
        <w:sdtPr>
          <w:tag w:val="goog_rdk_8"/>
          <w:id w:val="476141650"/>
        </w:sdtPr>
        <w:sdtEndPr/>
        <w:sdtContent>
          <w:sdt>
            <w:sdtPr>
              <w:tag w:val="goog_rdk_9"/>
              <w:id w:val="176432941"/>
            </w:sdtPr>
            <w:sdtEndPr/>
            <w:sdtContent>
              <w:ins w:id="2" w:author="Movies" w:date="2026-02-23T16:32:00Z">
                <w:r>
                  <w:t>,</w:t>
                </w:r>
              </w:ins>
            </w:sdtContent>
          </w:sdt>
        </w:sdtContent>
      </w:sdt>
      <w:r>
        <w:t xml:space="preserve"> I have already written a skeleton implementation covering the full pipeline. The following </w:t>
      </w:r>
      <w:proofErr w:type="spellStart"/>
      <w:r>
        <w:t>shaders</w:t>
      </w:r>
      <w:proofErr w:type="spellEnd"/>
      <w:r>
        <w:t xml:space="preserve"> and host driver are attached and available on </w:t>
      </w:r>
      <w:proofErr w:type="spellStart"/>
      <w:r>
        <w:t>GitHub</w:t>
      </w:r>
      <w:proofErr w:type="spellEnd"/>
      <w:r>
        <w:t xml:space="preserve"> at [</w:t>
      </w:r>
      <w:proofErr w:type="spellStart"/>
      <w:r>
        <w:t>repolink</w:t>
      </w:r>
      <w:proofErr w:type="spellEnd"/>
      <w:r>
        <w:t>]:https://github.com/SamHack19/motion-</w:t>
      </w:r>
      <w:proofErr w:type="spellStart"/>
      <w:r>
        <w:t>interp</w:t>
      </w:r>
      <w:proofErr w:type="spellEnd"/>
      <w:r>
        <w:t>-</w:t>
      </w:r>
      <w:proofErr w:type="spellStart"/>
      <w:r>
        <w:t>gpu</w:t>
      </w:r>
      <w:proofErr w:type="spellEnd"/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proofErr w:type="spellStart"/>
      <w:r>
        <w:t>motion_analyze.glsl</w:t>
      </w:r>
      <w:proofErr w:type="spellEnd"/>
      <w:r>
        <w:t xml:space="preserve"> — full parallel scan + diamond + half-</w:t>
      </w:r>
      <w:proofErr w:type="spellStart"/>
      <w:r>
        <w:t>pel</w:t>
      </w:r>
      <w:proofErr w:type="spellEnd"/>
      <w:r>
        <w:t xml:space="preserve"> (specialization constants for block size, range, SATD, </w:t>
      </w:r>
      <w:proofErr w:type="spellStart"/>
      <w:r>
        <w:t>subpel</w:t>
      </w:r>
      <w:proofErr w:type="spellEnd"/>
      <w:r>
        <w:t>)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proofErr w:type="spellStart"/>
      <w:r>
        <w:t>motion_flow_fps.glsl</w:t>
      </w:r>
      <w:proofErr w:type="spellEnd"/>
      <w:r>
        <w:t xml:space="preserve"> — two-pass splat + blend with </w:t>
      </w:r>
      <w:proofErr w:type="spellStart"/>
      <w:r>
        <w:t>Hann</w:t>
      </w:r>
      <w:proofErr w:type="spellEnd"/>
      <w:r>
        <w:t xml:space="preserve"> weighting and occlusion masking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proofErr w:type="spellStart"/>
      <w:r>
        <w:t>occlusion_detect.glsl</w:t>
      </w:r>
      <w:proofErr w:type="spellEnd"/>
      <w:r>
        <w:t xml:space="preserve"> — F-B consistency + S</w:t>
      </w:r>
      <w:r>
        <w:t>AD reliability per pixel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proofErr w:type="spellStart"/>
      <w:r>
        <w:t>pyramid_downsample.glsl</w:t>
      </w:r>
      <w:proofErr w:type="spellEnd"/>
      <w:r>
        <w:t xml:space="preserve"> — 5-tap Gaussian pyramid builder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sdt>
        <w:sdtPr>
          <w:tag w:val="goog_rdk_10"/>
          <w:id w:val="-1887103803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</w:rPr>
            <w:t>mv_upsample.glsl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— </w:t>
          </w:r>
          <w:proofErr w:type="spellStart"/>
          <w:r>
            <w:rPr>
              <w:rFonts w:ascii="Arial Unicode MS" w:eastAsia="Arial Unicode MS" w:hAnsi="Arial Unicode MS" w:cs="Arial Unicode MS"/>
            </w:rPr>
            <w:t>coarse→fine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MV propagation</w:t>
          </w:r>
        </w:sdtContent>
      </w:sdt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proofErr w:type="spellStart"/>
      <w:r>
        <w:t>motion_interp.h</w:t>
      </w:r>
      <w:proofErr w:type="spellEnd"/>
      <w:r>
        <w:t xml:space="preserve"> / </w:t>
      </w:r>
      <w:proofErr w:type="spellStart"/>
      <w:r>
        <w:t>motion_interp.c</w:t>
      </w:r>
      <w:proofErr w:type="spellEnd"/>
      <w:r>
        <w:t xml:space="preserve"> — </w:t>
      </w:r>
      <w:proofErr w:type="spellStart"/>
      <w:r>
        <w:t>Vulkan</w:t>
      </w:r>
      <w:proofErr w:type="spellEnd"/>
      <w:r>
        <w:t xml:space="preserve"> host driver: pipeline creation, push constants, dispatch sequence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 xml:space="preserve">CMakeLists.txt — </w:t>
      </w:r>
      <w:proofErr w:type="spellStart"/>
      <w:r>
        <w:t>glslc</w:t>
      </w:r>
      <w:proofErr w:type="spellEnd"/>
      <w:r>
        <w:t xml:space="preserve"> SPIR-V compilation + C array embedding via </w:t>
      </w:r>
      <w:proofErr w:type="spellStart"/>
      <w:r>
        <w:t>EmbedSpv.cmake</w:t>
      </w:r>
      <w:proofErr w:type="spellEnd"/>
    </w:p>
    <w:p w:rsidR="003E3388" w:rsidRDefault="008567F3">
      <w:pPr>
        <w:spacing w:before="60" w:after="100"/>
      </w:pPr>
      <w:r>
        <w:t>This prior work is shared as evidence of feasibility and my understanding of the problem, not as the final deliverable. I expect significant refinement based on maintainer fee</w:t>
      </w:r>
      <w:r>
        <w:t>dback.</w:t>
      </w:r>
    </w:p>
    <w:p w:rsidR="003E3388" w:rsidRDefault="003E3388">
      <w:pPr>
        <w:spacing w:after="60"/>
      </w:pPr>
    </w:p>
    <w:p w:rsidR="003E3388" w:rsidRDefault="008567F3">
      <w:pPr>
        <w:pStyle w:val="Heading1"/>
        <w:pBdr>
          <w:bottom w:val="single" w:sz="8" w:space="4" w:color="F4A50A"/>
        </w:pBdr>
      </w:pPr>
      <w:r>
        <w:t xml:space="preserve">6. </w:t>
      </w:r>
      <w:proofErr w:type="gramStart"/>
      <w:r>
        <w:t>About</w:t>
      </w:r>
      <w:proofErr w:type="gramEnd"/>
      <w:r>
        <w:t xml:space="preserve"> Me</w:t>
      </w:r>
    </w:p>
    <w:p w:rsidR="003E3388" w:rsidRDefault="008567F3">
      <w:pPr>
        <w:pStyle w:val="Heading2"/>
      </w:pPr>
      <w:proofErr w:type="gramStart"/>
      <w:r>
        <w:t>6.1  Technical</w:t>
      </w:r>
      <w:proofErr w:type="gramEnd"/>
      <w:r>
        <w:t xml:space="preserve"> Background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bookmarkStart w:id="3" w:name="_GoBack"/>
      <w:bookmarkEnd w:id="3"/>
      <w:r>
        <w:t xml:space="preserve">Proficient in C (5+ years), GLSL compute </w:t>
      </w:r>
      <w:proofErr w:type="spellStart"/>
      <w:r>
        <w:t>shaders</w:t>
      </w:r>
      <w:proofErr w:type="spellEnd"/>
      <w:r>
        <w:t xml:space="preserve"> (2 years), </w:t>
      </w:r>
      <w:proofErr w:type="spellStart"/>
      <w:r>
        <w:t>Vulkan</w:t>
      </w:r>
      <w:proofErr w:type="spellEnd"/>
      <w:r>
        <w:t xml:space="preserve"> API (1 year)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 xml:space="preserve">Prior GPU work: [e.g., wrote a </w:t>
      </w:r>
      <w:proofErr w:type="spellStart"/>
      <w:r>
        <w:t>WebGPU</w:t>
      </w:r>
      <w:proofErr w:type="spellEnd"/>
      <w:r>
        <w:t xml:space="preserve"> fluid si</w:t>
      </w:r>
      <w:r>
        <w:t xml:space="preserve">mulation; implemented SSAO in OpenGL; contributed compute </w:t>
      </w:r>
      <w:proofErr w:type="spellStart"/>
      <w:r>
        <w:t>shaders</w:t>
      </w:r>
      <w:proofErr w:type="spellEnd"/>
      <w:r>
        <w:t xml:space="preserve"> to project X]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>Familiar with video processing fundamentals: YUV color spaces, block DCT, entropy coding, motion estimation from studying H.264 spec and reading x264 source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>Read through MVTool</w:t>
      </w:r>
      <w:r>
        <w:t>s2 source (MAnalyse.cpp ~3000 lines, MFlowFps.cpp ~1500 lines) in preparation for this proposal</w:t>
      </w:r>
    </w:p>
    <w:p w:rsidR="003E3388" w:rsidRDefault="008567F3">
      <w:pPr>
        <w:pStyle w:val="Heading2"/>
      </w:pPr>
      <w:proofErr w:type="gramStart"/>
      <w:r>
        <w:lastRenderedPageBreak/>
        <w:t>6.2  Availability</w:t>
      </w:r>
      <w:proofErr w:type="gramEnd"/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 xml:space="preserve">Available 35–40 hours/week during </w:t>
      </w:r>
      <w:proofErr w:type="spellStart"/>
      <w:r>
        <w:t>GSoC</w:t>
      </w:r>
      <w:proofErr w:type="spellEnd"/>
      <w:r>
        <w:t xml:space="preserve"> period (no conflicting internship or courses)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proofErr w:type="spellStart"/>
      <w:r>
        <w:t>Timezone</w:t>
      </w:r>
      <w:proofErr w:type="spellEnd"/>
      <w:r>
        <w:t>:  IST UTC+5:30] — comfortable overlapping with [</w:t>
      </w:r>
      <w:r>
        <w:t xml:space="preserve">expected maintainer </w:t>
      </w:r>
      <w:proofErr w:type="spellStart"/>
      <w:r>
        <w:t>timezone</w:t>
      </w:r>
      <w:proofErr w:type="spellEnd"/>
      <w:r>
        <w:t>]</w:t>
      </w:r>
    </w:p>
    <w:p w:rsidR="003E3388" w:rsidRDefault="008567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t>Have access to: NVIDIA RTX 3060 (</w:t>
      </w:r>
      <w:proofErr w:type="spellStart"/>
      <w:r>
        <w:t>Vulkan</w:t>
      </w:r>
      <w:proofErr w:type="spellEnd"/>
      <w:r>
        <w:t xml:space="preserve"> 1.3), AMD RX 580 (</w:t>
      </w:r>
      <w:proofErr w:type="spellStart"/>
      <w:r>
        <w:t>Vulkan</w:t>
      </w:r>
      <w:proofErr w:type="spellEnd"/>
      <w:r>
        <w:t xml:space="preserve"> 1.2) for cross-vendor testing</w:t>
      </w:r>
    </w:p>
    <w:p w:rsidR="003E3388" w:rsidRDefault="008567F3">
      <w:pPr>
        <w:pStyle w:val="Heading2"/>
      </w:pPr>
      <w:proofErr w:type="gramStart"/>
      <w:r>
        <w:t>6.3  Communication</w:t>
      </w:r>
      <w:proofErr w:type="gramEnd"/>
    </w:p>
    <w:p w:rsidR="003E3388" w:rsidRDefault="008567F3">
      <w:pPr>
        <w:spacing w:before="60" w:after="100"/>
      </w:pPr>
      <w:r>
        <w:t>I commit to weekly progress updates on the project mailing list / Discord, a mid-term blog post, and a final wri</w:t>
      </w:r>
      <w:r>
        <w:t>te-up. I will open draft PRs early for incremental feedback rather than submitting a large batch at the end.</w:t>
      </w:r>
    </w:p>
    <w:p w:rsidR="003E3388" w:rsidRDefault="003E3388">
      <w:pPr>
        <w:spacing w:after="60"/>
      </w:pPr>
    </w:p>
    <w:p w:rsidR="003E3388" w:rsidRDefault="008567F3">
      <w:pPr>
        <w:pStyle w:val="Heading1"/>
        <w:pBdr>
          <w:bottom w:val="single" w:sz="8" w:space="4" w:color="F4A50A"/>
        </w:pBdr>
      </w:pPr>
      <w:r>
        <w:t>7. Request for Feedback</w:t>
      </w:r>
    </w:p>
    <w:p w:rsidR="003E3388" w:rsidRDefault="008567F3">
      <w:pPr>
        <w:spacing w:before="60" w:after="100"/>
      </w:pPr>
      <w:r>
        <w:t>Before I finalize the implementation, I would appreciate the maintainer's input on the following high-level questions:</w:t>
      </w:r>
    </w:p>
    <w:p w:rsidR="003E3388" w:rsidRDefault="003E3388">
      <w:pPr>
        <w:spacing w:after="60"/>
      </w:pPr>
    </w:p>
    <w:p w:rsidR="003E3388" w:rsidRDefault="008567F3">
      <w:pPr>
        <w:spacing w:before="60" w:after="100"/>
      </w:pPr>
      <w:r>
        <w:rPr>
          <w:b/>
          <w:bCs/>
          <w:color w:val="1A6B3C"/>
        </w:rPr>
        <w:t xml:space="preserve">Q1 — Overall approach: </w:t>
      </w:r>
      <w:sdt>
        <w:sdtPr>
          <w:tag w:val="goog_rdk_11"/>
          <w:id w:val="-1518865476"/>
        </w:sdtPr>
        <w:sdtEndPr/>
        <w:sdtContent>
          <w:r>
            <w:rPr>
              <w:rFonts w:ascii="Arial Unicode MS" w:eastAsia="Arial Unicode MS" w:hAnsi="Arial Unicode MS" w:cs="Arial Unicode MS"/>
            </w:rPr>
            <w:t>Does the hierarchical block-matching → diamond refinement → half-</w:t>
          </w:r>
          <w:proofErr w:type="spellStart"/>
          <w:r>
            <w:rPr>
              <w:rFonts w:ascii="Arial Unicode MS" w:eastAsia="Arial Unicode MS" w:hAnsi="Arial Unicode MS" w:cs="Arial Unicode MS"/>
            </w:rPr>
            <w:t>pel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pipeline correctly model what </w:t>
          </w:r>
          <w:proofErr w:type="spellStart"/>
          <w:r>
            <w:rPr>
              <w:rFonts w:ascii="Arial Unicode MS" w:eastAsia="Arial Unicode MS" w:hAnsi="Arial Unicode MS" w:cs="Arial Unicode MS"/>
            </w:rPr>
            <w:t>MAnalyse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does? Is there a step I have misunderstood or missed (e.g., the way </w:t>
          </w:r>
          <w:proofErr w:type="spellStart"/>
          <w:r>
            <w:rPr>
              <w:rFonts w:ascii="Arial Unicode MS" w:eastAsia="Arial Unicode MS" w:hAnsi="Arial Unicode MS" w:cs="Arial Unicode MS"/>
            </w:rPr>
            <w:t>mvtools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handles the intra-block predictor list or the </w:t>
          </w:r>
          <w:proofErr w:type="spellStart"/>
          <w:r>
            <w:rPr>
              <w:rFonts w:ascii="Arial Unicode MS" w:eastAsia="Arial Unicode MS" w:hAnsi="Arial Unicode MS" w:cs="Arial Unicode MS"/>
            </w:rPr>
            <w:t>Had</w:t>
          </w:r>
          <w:r>
            <w:rPr>
              <w:rFonts w:ascii="Arial Unicode MS" w:eastAsia="Arial Unicode MS" w:hAnsi="Arial Unicode MS" w:cs="Arial Unicode MS"/>
            </w:rPr>
            <w:t>amard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cost normalization)?</w:t>
          </w:r>
        </w:sdtContent>
      </w:sdt>
    </w:p>
    <w:p w:rsidR="003E3388" w:rsidRDefault="008567F3">
      <w:pPr>
        <w:spacing w:before="60" w:after="100"/>
      </w:pPr>
      <w:r>
        <w:rPr>
          <w:b/>
          <w:bCs/>
          <w:color w:val="1A6B3C"/>
        </w:rPr>
        <w:t xml:space="preserve">Q2 — MV encoding: </w:t>
      </w:r>
      <w:r>
        <w:t xml:space="preserve">I'm storing MVs as </w:t>
      </w:r>
      <w:proofErr w:type="gramStart"/>
      <w:r>
        <w:t>ivec4(</w:t>
      </w:r>
      <w:proofErr w:type="gramEnd"/>
      <w:r>
        <w:t xml:space="preserve">dx*4, </w:t>
      </w:r>
      <w:proofErr w:type="spellStart"/>
      <w:r>
        <w:t>dy</w:t>
      </w:r>
      <w:proofErr w:type="spellEnd"/>
      <w:r>
        <w:t>*4, cost, flags) in quarter-</w:t>
      </w:r>
      <w:proofErr w:type="spellStart"/>
      <w:r>
        <w:t>pel</w:t>
      </w:r>
      <w:proofErr w:type="spellEnd"/>
      <w:r>
        <w:t xml:space="preserve"> units. Is this the right convention for downstream compatibility, or should the output format match a different standard?</w:t>
      </w:r>
    </w:p>
    <w:p w:rsidR="003E3388" w:rsidRDefault="008567F3">
      <w:pPr>
        <w:spacing w:before="60" w:after="100"/>
      </w:pPr>
      <w:r>
        <w:rPr>
          <w:b/>
          <w:bCs/>
          <w:color w:val="1A6B3C"/>
        </w:rPr>
        <w:t xml:space="preserve">Q3 — Splat atomics: </w:t>
      </w:r>
      <w:r>
        <w:t>Th</w:t>
      </w:r>
      <w:r>
        <w:t xml:space="preserve">e Pass A pixel splat currently has a race condition on overlapping blocks. I plan to fix this using </w:t>
      </w:r>
      <w:proofErr w:type="spellStart"/>
      <w:r>
        <w:t>GL_EXT_shader_atomic_float</w:t>
      </w:r>
      <w:proofErr w:type="spellEnd"/>
      <w:r>
        <w:t>. Is this extension acceptable, or is a separate per-block accumulation + reduction pass preferred for wider hardware support?</w:t>
      </w:r>
    </w:p>
    <w:p w:rsidR="003E3388" w:rsidRDefault="008567F3">
      <w:pPr>
        <w:spacing w:before="60" w:after="100"/>
      </w:pPr>
      <w:r>
        <w:rPr>
          <w:b/>
          <w:bCs/>
          <w:color w:val="1A6B3C"/>
        </w:rPr>
        <w:t xml:space="preserve">Q4 </w:t>
      </w:r>
      <w:r>
        <w:rPr>
          <w:b/>
          <w:bCs/>
          <w:color w:val="1A6B3C"/>
        </w:rPr>
        <w:t xml:space="preserve">— Quality target: </w:t>
      </w:r>
      <w:r>
        <w:t xml:space="preserve">What is the acceptable PSNR/SSIM gap </w:t>
      </w:r>
      <w:proofErr w:type="spellStart"/>
      <w:r>
        <w:t>vs</w:t>
      </w:r>
      <w:proofErr w:type="spellEnd"/>
      <w:r>
        <w:t xml:space="preserve"> the CPU </w:t>
      </w:r>
      <w:proofErr w:type="spellStart"/>
      <w:r>
        <w:t>mvtools</w:t>
      </w:r>
      <w:proofErr w:type="spellEnd"/>
      <w:r>
        <w:t xml:space="preserve"> reference? Is 'visually equivalent on typical anime/live-action content' sufficient, or is there a numeric regression budget?</w:t>
      </w:r>
    </w:p>
    <w:p w:rsidR="003E3388" w:rsidRDefault="008567F3">
      <w:pPr>
        <w:spacing w:before="60" w:after="100"/>
      </w:pPr>
      <w:r>
        <w:rPr>
          <w:b/>
          <w:bCs/>
          <w:color w:val="1A6B3C"/>
        </w:rPr>
        <w:t xml:space="preserve">Q5 — Scope: </w:t>
      </w:r>
      <w:r>
        <w:t xml:space="preserve">Should </w:t>
      </w:r>
      <w:proofErr w:type="spellStart"/>
      <w:r>
        <w:t>chroma</w:t>
      </w:r>
      <w:proofErr w:type="spellEnd"/>
      <w:r>
        <w:t xml:space="preserve">-aware cost (weighted YUV SAD) </w:t>
      </w:r>
      <w:r>
        <w:t xml:space="preserve">be in scope for this </w:t>
      </w:r>
      <w:proofErr w:type="spellStart"/>
      <w:r>
        <w:t>GSoC</w:t>
      </w:r>
      <w:proofErr w:type="spellEnd"/>
      <w:r>
        <w:t xml:space="preserve"> project, or is </w:t>
      </w:r>
      <w:proofErr w:type="spellStart"/>
      <w:r>
        <w:t>luma</w:t>
      </w:r>
      <w:proofErr w:type="spellEnd"/>
      <w:r>
        <w:t>-only sufficient?</w:t>
      </w:r>
    </w:p>
    <w:p w:rsidR="003E3388" w:rsidRDefault="003E3388">
      <w:pPr>
        <w:spacing w:after="160"/>
      </w:pPr>
    </w:p>
    <w:p w:rsidR="003E3388" w:rsidRDefault="008567F3">
      <w:pPr>
        <w:pBdr>
          <w:top w:val="single" w:sz="6" w:space="8" w:color="F4A50A"/>
        </w:pBdr>
        <w:spacing w:before="200" w:after="80"/>
        <w:jc w:val="center"/>
      </w:pPr>
      <w:r>
        <w:rPr>
          <w:i/>
          <w:iCs/>
          <w:color w:val="6B7A6E"/>
        </w:rPr>
        <w:t>Thank you for reviewing this proposal. I look forward to your feedback.</w:t>
      </w:r>
    </w:p>
    <w:sectPr w:rsidR="003E3388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7F3" w:rsidRDefault="008567F3">
      <w:r>
        <w:separator/>
      </w:r>
    </w:p>
  </w:endnote>
  <w:endnote w:type="continuationSeparator" w:id="0">
    <w:p w:rsidR="008567F3" w:rsidRDefault="00856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ED659BA-B6E1-4B31-87E3-088252F5974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8ADAF968-12BD-417B-9967-891D6C33707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89C54F-522C-4BDC-9AFC-98EAC243CF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B1F1E3-69BF-4253-A91A-E7A5F3FBC30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388" w:rsidRDefault="008567F3">
    <w:pPr>
      <w:pBdr>
        <w:top w:val="single" w:sz="4" w:space="4" w:color="A8D5BB"/>
      </w:pBdr>
      <w:tabs>
        <w:tab w:val="right" w:pos="9360"/>
      </w:tabs>
    </w:pPr>
    <w:r>
      <w:rPr>
        <w:color w:val="6B7A6E"/>
        <w:sz w:val="17"/>
        <w:szCs w:val="17"/>
      </w:rPr>
      <w:t xml:space="preserve">Confidential Draft — For Maintainer </w:t>
    </w:r>
    <w:proofErr w:type="spellStart"/>
    <w:r>
      <w:rPr>
        <w:color w:val="6B7A6E"/>
        <w:sz w:val="17"/>
        <w:szCs w:val="17"/>
      </w:rPr>
      <w:t>ReviewPage</w:t>
    </w:r>
    <w:proofErr w:type="spellEnd"/>
    <w:r>
      <w:rPr>
        <w:color w:val="6B7A6E"/>
        <w:sz w:val="17"/>
        <w:szCs w:val="17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7F3" w:rsidRDefault="008567F3">
      <w:r>
        <w:separator/>
      </w:r>
    </w:p>
  </w:footnote>
  <w:footnote w:type="continuationSeparator" w:id="0">
    <w:p w:rsidR="008567F3" w:rsidRDefault="008567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388" w:rsidRDefault="008567F3">
    <w:pPr>
      <w:pBdr>
        <w:bottom w:val="single" w:sz="6" w:space="4" w:color="F4A50A"/>
      </w:pBdr>
    </w:pPr>
    <w:r>
      <w:rPr>
        <w:color w:val="6B7A6E"/>
        <w:sz w:val="18"/>
        <w:szCs w:val="18"/>
      </w:rPr>
      <w:t xml:space="preserve">Google Summer of Code </w:t>
    </w:r>
    <w:proofErr w:type="gramStart"/>
    <w:r>
      <w:rPr>
        <w:color w:val="6B7A6E"/>
        <w:sz w:val="18"/>
        <w:szCs w:val="18"/>
      </w:rPr>
      <w:t>202</w:t>
    </w:r>
    <w:r>
      <w:rPr>
        <w:color w:val="6B7A6E"/>
        <w:sz w:val="18"/>
        <w:szCs w:val="18"/>
      </w:rPr>
      <w:t>6</w:t>
    </w:r>
    <w:r>
      <w:rPr>
        <w:color w:val="6B7A6E"/>
        <w:sz w:val="18"/>
        <w:szCs w:val="18"/>
      </w:rPr>
      <w:t xml:space="preserve">  ·</w:t>
    </w:r>
    <w:proofErr w:type="gramEnd"/>
    <w:r>
      <w:rPr>
        <w:color w:val="6B7A6E"/>
        <w:sz w:val="18"/>
        <w:szCs w:val="18"/>
      </w:rPr>
      <w:t xml:space="preserve">  GPU Motion-Adaptive</w:t>
    </w:r>
    <w:r>
      <w:rPr>
        <w:color w:val="6B7A6E"/>
        <w:sz w:val="18"/>
        <w:szCs w:val="18"/>
      </w:rPr>
      <w:t xml:space="preserve"> Frame Interpolation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A64A8"/>
    <w:multiLevelType w:val="multilevel"/>
    <w:tmpl w:val="9EF2234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DF45FE"/>
    <w:multiLevelType w:val="multilevel"/>
    <w:tmpl w:val="ADA88C1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388"/>
    <w:rsid w:val="003E3388"/>
    <w:rsid w:val="008567F3"/>
    <w:rsid w:val="00E7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89B7D7-6122-4688-B894-99ABEFCA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0D4A2A"/>
      <w:sz w:val="28"/>
      <w:szCs w:val="2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A6B3C"/>
      <w:sz w:val="24"/>
      <w:szCs w:val="24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lJLiLfSuYe++RUiweY98L/t+8w==">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1600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2026-02-23T15:43:00Z</dcterms:created>
  <dcterms:modified xsi:type="dcterms:W3CDTF">2026-02-23T17:43:00Z</dcterms:modified>
</cp:coreProperties>
</file>